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9C4" w:rsidRDefault="006C78DA">
      <w:pPr>
        <w:rPr>
          <w:rFonts w:ascii="等线" w:eastAsia="等线" w:hAnsi="等线"/>
          <w:sz w:val="36"/>
          <w:szCs w:val="28"/>
        </w:rPr>
      </w:pPr>
      <w:r w:rsidRPr="00FD03C7">
        <w:rPr>
          <w:rFonts w:ascii="等线" w:eastAsia="等线" w:hAnsi="等线" w:hint="eastAsia"/>
          <w:sz w:val="36"/>
          <w:szCs w:val="28"/>
        </w:rPr>
        <w:t>完整</w:t>
      </w:r>
      <w:r>
        <w:rPr>
          <w:rFonts w:ascii="等线" w:eastAsia="等线" w:hAnsi="等线" w:hint="eastAsia"/>
          <w:sz w:val="36"/>
          <w:szCs w:val="28"/>
        </w:rPr>
        <w:t>TPO</w:t>
      </w:r>
      <w:r>
        <w:rPr>
          <w:rFonts w:ascii="等线" w:eastAsia="等线" w:hAnsi="等线"/>
          <w:sz w:val="36"/>
          <w:szCs w:val="28"/>
        </w:rPr>
        <w:t>16</w:t>
      </w:r>
      <w:r>
        <w:rPr>
          <w:rFonts w:ascii="等线" w:eastAsia="等线" w:hAnsi="等线" w:hint="eastAsia"/>
          <w:sz w:val="36"/>
          <w:szCs w:val="28"/>
        </w:rPr>
        <w:t>综合写作后两个body段</w:t>
      </w:r>
    </w:p>
    <w:p w:rsidR="006C78DA" w:rsidRDefault="006C78DA">
      <w:pPr>
        <w:rPr>
          <w:rFonts w:ascii="等线" w:eastAsia="等线" w:hAnsi="等线"/>
          <w:sz w:val="36"/>
          <w:szCs w:val="28"/>
        </w:rPr>
      </w:pPr>
    </w:p>
    <w:p w:rsidR="006C78DA" w:rsidRDefault="006C78DA">
      <w:pPr>
        <w:rPr>
          <w:rFonts w:ascii="等线" w:eastAsia="等线" w:hAnsi="等线"/>
          <w:sz w:val="36"/>
          <w:szCs w:val="28"/>
        </w:rPr>
      </w:pPr>
    </w:p>
    <w:p w:rsidR="006C78DA" w:rsidRDefault="006C78DA">
      <w:pPr>
        <w:rPr>
          <w:rFonts w:ascii="等线" w:eastAsia="等线" w:hAnsi="等线"/>
          <w:sz w:val="36"/>
          <w:szCs w:val="28"/>
        </w:rPr>
      </w:pPr>
      <w:r>
        <w:rPr>
          <w:rFonts w:ascii="等线" w:eastAsia="等线" w:hAnsi="等线" w:hint="eastAsia"/>
          <w:sz w:val="36"/>
          <w:szCs w:val="28"/>
        </w:rPr>
        <w:t>Se</w:t>
      </w:r>
      <w:r>
        <w:rPr>
          <w:rFonts w:ascii="等线" w:eastAsia="等线" w:hAnsi="等线"/>
          <w:sz w:val="36"/>
          <w:szCs w:val="28"/>
        </w:rPr>
        <w:t>condly, the message points out that archaeological research did not receive enough financial support. However, the guideline</w:t>
      </w:r>
      <w:r w:rsidR="00FD70D2">
        <w:rPr>
          <w:rFonts w:ascii="等线" w:eastAsia="等线" w:hAnsi="等线"/>
          <w:sz w:val="36"/>
          <w:szCs w:val="28"/>
        </w:rPr>
        <w:t>s</w:t>
      </w:r>
      <w:r>
        <w:rPr>
          <w:rFonts w:ascii="等线" w:eastAsia="等线" w:hAnsi="等线"/>
          <w:sz w:val="36"/>
          <w:szCs w:val="28"/>
        </w:rPr>
        <w:t xml:space="preserve"> mentioned by the listening material requi</w:t>
      </w:r>
      <w:r w:rsidR="00FD70D2">
        <w:rPr>
          <w:rFonts w:ascii="等线" w:eastAsia="等线" w:hAnsi="等线"/>
          <w:sz w:val="36"/>
          <w:szCs w:val="28"/>
        </w:rPr>
        <w:t>re</w:t>
      </w:r>
      <w:r>
        <w:rPr>
          <w:rFonts w:ascii="等线" w:eastAsia="等线" w:hAnsi="等线"/>
          <w:sz w:val="36"/>
          <w:szCs w:val="28"/>
        </w:rPr>
        <w:t xml:space="preserve"> that archaeological work be paid by the construction company, not by the government. The construction company should pay for the initial examination of the site and all the work carried out under the preservation plan. The funding from construction companies allows researchers to study a greater range of archaeological sites than they could in the past.</w:t>
      </w:r>
    </w:p>
    <w:p w:rsidR="006C78DA" w:rsidRDefault="006C78DA">
      <w:pPr>
        <w:rPr>
          <w:ins w:id="0" w:author="Happy" w:date="2019-01-19T17:52:00Z"/>
          <w:rFonts w:ascii="等线" w:eastAsia="等线" w:hAnsi="等线"/>
          <w:sz w:val="36"/>
          <w:szCs w:val="28"/>
        </w:rPr>
      </w:pPr>
      <w:r>
        <w:rPr>
          <w:rFonts w:ascii="等线" w:eastAsia="等线" w:hAnsi="等线"/>
          <w:sz w:val="36"/>
          <w:szCs w:val="28"/>
        </w:rPr>
        <w:t>Thirdly, the author argues that</w:t>
      </w:r>
      <w:r w:rsidR="00FD70D2">
        <w:rPr>
          <w:rFonts w:ascii="等线" w:eastAsia="等线" w:hAnsi="等线"/>
          <w:sz w:val="36"/>
          <w:szCs w:val="28"/>
        </w:rPr>
        <w:t xml:space="preserve"> it is </w:t>
      </w:r>
      <w:r w:rsidR="00683781">
        <w:rPr>
          <w:rFonts w:ascii="等线" w:eastAsia="等线" w:hAnsi="等线"/>
          <w:sz w:val="36"/>
          <w:szCs w:val="28"/>
        </w:rPr>
        <w:t>hard</w:t>
      </w:r>
      <w:r w:rsidR="00FD70D2">
        <w:rPr>
          <w:rFonts w:ascii="等线" w:eastAsia="等线" w:hAnsi="等线"/>
          <w:sz w:val="36"/>
          <w:szCs w:val="28"/>
        </w:rPr>
        <w:t xml:space="preserve"> to</w:t>
      </w:r>
      <w:r w:rsidR="00683781">
        <w:rPr>
          <w:rFonts w:ascii="等线" w:eastAsia="等线" w:hAnsi="等线"/>
          <w:sz w:val="36"/>
          <w:szCs w:val="28"/>
        </w:rPr>
        <w:t xml:space="preserve"> have an archaeological career</w:t>
      </w:r>
      <w:r>
        <w:rPr>
          <w:rFonts w:ascii="等线" w:eastAsia="等线" w:hAnsi="等线"/>
          <w:sz w:val="36"/>
          <w:szCs w:val="28"/>
        </w:rPr>
        <w:t>.</w:t>
      </w:r>
      <w:r w:rsidR="00FD70D2">
        <w:rPr>
          <w:rFonts w:ascii="等线" w:eastAsia="等线" w:hAnsi="等线"/>
          <w:sz w:val="36"/>
          <w:szCs w:val="28"/>
        </w:rPr>
        <w:t xml:space="preserve"> </w:t>
      </w:r>
      <w:r>
        <w:rPr>
          <w:rFonts w:ascii="等线" w:eastAsia="等线" w:hAnsi="等线"/>
          <w:sz w:val="36"/>
          <w:szCs w:val="28"/>
        </w:rPr>
        <w:t>However</w:t>
      </w:r>
      <w:r w:rsidR="00FD70D2">
        <w:rPr>
          <w:rFonts w:ascii="等线" w:eastAsia="等线" w:hAnsi="等线"/>
          <w:sz w:val="36"/>
          <w:szCs w:val="28"/>
        </w:rPr>
        <w:t>,</w:t>
      </w:r>
      <w:r>
        <w:rPr>
          <w:rFonts w:ascii="等线" w:eastAsia="等线" w:hAnsi="等线"/>
          <w:sz w:val="36"/>
          <w:szCs w:val="28"/>
        </w:rPr>
        <w:t xml:space="preserve"> the new guideline</w:t>
      </w:r>
      <w:r w:rsidR="00FD70D2">
        <w:rPr>
          <w:rFonts w:ascii="等线" w:eastAsia="等线" w:hAnsi="等线"/>
          <w:sz w:val="36"/>
          <w:szCs w:val="28"/>
        </w:rPr>
        <w:t>s provide archaeo</w:t>
      </w:r>
      <w:bookmarkStart w:id="1" w:name="_GoBack"/>
      <w:bookmarkEnd w:id="1"/>
      <w:r w:rsidR="00FD70D2">
        <w:rPr>
          <w:rFonts w:ascii="等线" w:eastAsia="等线" w:hAnsi="等线"/>
          <w:sz w:val="36"/>
          <w:szCs w:val="28"/>
        </w:rPr>
        <w:t>logists</w:t>
      </w:r>
      <w:ins w:id="2" w:author="Happy" w:date="2019-01-19T17:52:00Z">
        <w:del w:id="3" w:author="AminoACID" w:date="2019-01-19T20:37:00Z">
          <w:r w:rsidR="00CF5F6C" w:rsidDel="00926283">
            <w:rPr>
              <w:rFonts w:ascii="等线" w:eastAsia="等线" w:hAnsi="等线"/>
              <w:sz w:val="36"/>
              <w:szCs w:val="28"/>
            </w:rPr>
            <w:delText xml:space="preserve"> </w:delText>
          </w:r>
          <w:r w:rsidR="00CF5F6C" w:rsidDel="00926283">
            <w:rPr>
              <w:rFonts w:ascii="等线" w:eastAsia="等线" w:hAnsi="等线" w:hint="eastAsia"/>
              <w:sz w:val="36"/>
              <w:szCs w:val="28"/>
            </w:rPr>
            <w:delText>with</w:delText>
          </w:r>
        </w:del>
      </w:ins>
      <w:del w:id="4" w:author="AminoACID" w:date="2019-01-19T20:37:00Z">
        <w:r w:rsidR="00FD70D2" w:rsidDel="00926283">
          <w:rPr>
            <w:rFonts w:ascii="等线" w:eastAsia="等线" w:hAnsi="等线"/>
            <w:sz w:val="36"/>
            <w:szCs w:val="28"/>
          </w:rPr>
          <w:delText xml:space="preserve"> </w:delText>
        </w:r>
      </w:del>
      <w:r w:rsidR="00FD70D2">
        <w:rPr>
          <w:rFonts w:ascii="等线" w:eastAsia="等线" w:hAnsi="等线"/>
          <w:sz w:val="36"/>
          <w:szCs w:val="28"/>
        </w:rPr>
        <w:t>a lot of paid work that didn’t exist before. Now expert archaeologists are hired at all stages of the process, including examining the site for archaeological value, drawing out the preservation plan</w:t>
      </w:r>
      <w:r w:rsidR="00683781">
        <w:rPr>
          <w:rFonts w:ascii="等线" w:eastAsia="等线" w:hAnsi="等线"/>
          <w:sz w:val="36"/>
          <w:szCs w:val="28"/>
        </w:rPr>
        <w:t xml:space="preserve">, doing research and finally processing the data and writing reports and articles. </w:t>
      </w:r>
      <w:r w:rsidR="00C67F7F">
        <w:rPr>
          <w:rFonts w:ascii="等线" w:eastAsia="等线" w:hAnsi="等线"/>
          <w:sz w:val="36"/>
          <w:szCs w:val="28"/>
        </w:rPr>
        <w:lastRenderedPageBreak/>
        <w:t>I</w:t>
      </w:r>
      <w:r w:rsidR="00683781">
        <w:rPr>
          <w:rFonts w:ascii="等线" w:eastAsia="等线" w:hAnsi="等线"/>
          <w:sz w:val="36"/>
          <w:szCs w:val="28"/>
        </w:rPr>
        <w:t>ncrease</w:t>
      </w:r>
      <w:r w:rsidR="00C67F7F">
        <w:rPr>
          <w:rFonts w:ascii="等线" w:eastAsia="等线" w:hAnsi="等线"/>
          <w:sz w:val="36"/>
          <w:szCs w:val="28"/>
        </w:rPr>
        <w:t>d</w:t>
      </w:r>
      <w:r w:rsidR="00683781">
        <w:rPr>
          <w:rFonts w:ascii="等线" w:eastAsia="等线" w:hAnsi="等线"/>
          <w:sz w:val="36"/>
          <w:szCs w:val="28"/>
        </w:rPr>
        <w:t xml:space="preserve"> job opportunities</w:t>
      </w:r>
      <w:r w:rsidR="00F13CB5">
        <w:rPr>
          <w:rFonts w:ascii="等线" w:eastAsia="等线" w:hAnsi="等线"/>
          <w:sz w:val="36"/>
          <w:szCs w:val="28"/>
        </w:rPr>
        <w:t xml:space="preserve"> have</w:t>
      </w:r>
      <w:r w:rsidR="00683781">
        <w:rPr>
          <w:rFonts w:ascii="等线" w:eastAsia="等线" w:hAnsi="等线"/>
          <w:sz w:val="36"/>
          <w:szCs w:val="28"/>
        </w:rPr>
        <w:t xml:space="preserve"> led to </w:t>
      </w:r>
      <w:r w:rsidR="00C67F7F">
        <w:rPr>
          <w:rFonts w:ascii="等线" w:eastAsia="等线" w:hAnsi="等线"/>
          <w:sz w:val="36"/>
          <w:szCs w:val="28"/>
        </w:rPr>
        <w:t>an increas</w:t>
      </w:r>
      <w:r w:rsidR="00F13CB5">
        <w:rPr>
          <w:rFonts w:ascii="等线" w:eastAsia="等线" w:hAnsi="等线"/>
          <w:sz w:val="36"/>
          <w:szCs w:val="28"/>
        </w:rPr>
        <w:t>e in the</w:t>
      </w:r>
      <w:r w:rsidR="00C67F7F">
        <w:rPr>
          <w:rFonts w:ascii="等线" w:eastAsia="等线" w:hAnsi="等线"/>
          <w:sz w:val="36"/>
          <w:szCs w:val="28"/>
        </w:rPr>
        <w:t xml:space="preserve"> num</w:t>
      </w:r>
      <w:r w:rsidR="00F13CB5">
        <w:rPr>
          <w:rFonts w:ascii="等线" w:eastAsia="等线" w:hAnsi="等线"/>
          <w:sz w:val="36"/>
          <w:szCs w:val="28"/>
        </w:rPr>
        <w:t>ber of archaeologists which is now the highest it has ever been.</w:t>
      </w:r>
    </w:p>
    <w:p w:rsidR="00CF5F6C" w:rsidRDefault="00CF5F6C">
      <w:ins w:id="5" w:author="Happy" w:date="2019-01-19T17:52:00Z">
        <w:r>
          <w:rPr>
            <w:rFonts w:hint="eastAsia"/>
          </w:rPr>
          <w:t>很好！</w:t>
        </w:r>
      </w:ins>
    </w:p>
    <w:sectPr w:rsidR="00CF5F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258F" w:rsidRDefault="00B2258F" w:rsidP="006C78DA">
      <w:r>
        <w:separator/>
      </w:r>
    </w:p>
  </w:endnote>
  <w:endnote w:type="continuationSeparator" w:id="0">
    <w:p w:rsidR="00B2258F" w:rsidRDefault="00B2258F" w:rsidP="006C7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258F" w:rsidRDefault="00B2258F" w:rsidP="006C78DA">
      <w:r>
        <w:separator/>
      </w:r>
    </w:p>
  </w:footnote>
  <w:footnote w:type="continuationSeparator" w:id="0">
    <w:p w:rsidR="00B2258F" w:rsidRDefault="00B2258F" w:rsidP="006C78D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ppy">
    <w15:presenceInfo w15:providerId="AD" w15:userId="S::mr8092@office365home.vip::53c1cc24-4bce-43ac-b1f0-ece767ddaf58"/>
  </w15:person>
  <w15:person w15:author="AminoACID">
    <w15:presenceInfo w15:providerId="None" w15:userId="AminoAC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554"/>
    <w:rsid w:val="00477488"/>
    <w:rsid w:val="00632EB1"/>
    <w:rsid w:val="00683781"/>
    <w:rsid w:val="006C78DA"/>
    <w:rsid w:val="00745554"/>
    <w:rsid w:val="009239C4"/>
    <w:rsid w:val="00926283"/>
    <w:rsid w:val="00B2258F"/>
    <w:rsid w:val="00C67F7F"/>
    <w:rsid w:val="00CF5F6C"/>
    <w:rsid w:val="00D0204E"/>
    <w:rsid w:val="00E30B11"/>
    <w:rsid w:val="00F13CB5"/>
    <w:rsid w:val="00FD7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1082A"/>
  <w15:chartTrackingRefBased/>
  <w15:docId w15:val="{D7114CE6-207A-4770-B101-151AA81A4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78D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78DA"/>
    <w:rPr>
      <w:sz w:val="18"/>
      <w:szCs w:val="18"/>
    </w:rPr>
  </w:style>
  <w:style w:type="paragraph" w:styleId="a5">
    <w:name w:val="footer"/>
    <w:basedOn w:val="a"/>
    <w:link w:val="a6"/>
    <w:uiPriority w:val="99"/>
    <w:unhideWhenUsed/>
    <w:rsid w:val="006C78DA"/>
    <w:pPr>
      <w:tabs>
        <w:tab w:val="center" w:pos="4153"/>
        <w:tab w:val="right" w:pos="8306"/>
      </w:tabs>
      <w:snapToGrid w:val="0"/>
      <w:jc w:val="left"/>
    </w:pPr>
    <w:rPr>
      <w:sz w:val="18"/>
      <w:szCs w:val="18"/>
    </w:rPr>
  </w:style>
  <w:style w:type="character" w:customStyle="1" w:styleId="a6">
    <w:name w:val="页脚 字符"/>
    <w:basedOn w:val="a0"/>
    <w:link w:val="a5"/>
    <w:uiPriority w:val="99"/>
    <w:rsid w:val="006C78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AminoACID</dc:creator>
  <cp:keywords/>
  <dc:description/>
  <cp:lastModifiedBy>AminoACID</cp:lastModifiedBy>
  <cp:revision>5</cp:revision>
  <dcterms:created xsi:type="dcterms:W3CDTF">2019-01-18T12:46:00Z</dcterms:created>
  <dcterms:modified xsi:type="dcterms:W3CDTF">2019-01-19T12:38:00Z</dcterms:modified>
</cp:coreProperties>
</file>